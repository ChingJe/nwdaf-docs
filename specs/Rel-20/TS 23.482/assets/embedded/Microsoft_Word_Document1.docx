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7175" w14:textId="77777777" w:rsidR="00AB16A5" w:rsidRDefault="00282D0E" w:rsidP="00282D0E">
      <w:pPr>
        <w:jc w:val="center"/>
      </w:pPr>
      <w:ins w:id="0" w:author="CR0109r1" w:date="2026-07-09T15:45:00Z" w16du:dateUtc="2026-07-09T13:45:00Z">
        <w:r>
          <w:rPr>
            <w:noProof/>
          </w:rPr>
          <w:drawing>
            <wp:inline distT="0" distB="0" distL="114300" distR="114300" wp14:anchorId="6C2A71BD" wp14:editId="335A5081">
              <wp:extent cx="4095750" cy="4267200"/>
              <wp:effectExtent l="0" t="0" r="0" b="0"/>
              <wp:docPr id="22348014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5750" cy="426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sectPr w:rsidR="00AB1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0109r1">
    <w15:presenceInfo w15:providerId="None" w15:userId="CR0109r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0E"/>
    <w:rsid w:val="001F2913"/>
    <w:rsid w:val="00282D0E"/>
    <w:rsid w:val="006B4FDB"/>
    <w:rsid w:val="00960C45"/>
    <w:rsid w:val="00AB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1B86"/>
  <w15:chartTrackingRefBased/>
  <w15:docId w15:val="{B0CE31AE-811E-48D8-98AE-F696BCDF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ETSI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CR0109r1</dc:creator>
  <cp:keywords/>
  <dc:description/>
  <cp:lastModifiedBy>CR0109r1</cp:lastModifiedBy>
  <cp:revision>2</cp:revision>
  <dcterms:created xsi:type="dcterms:W3CDTF">2026-07-09T13:47:00Z</dcterms:created>
  <dcterms:modified xsi:type="dcterms:W3CDTF">2026-07-09T13:47:00Z</dcterms:modified>
</cp:coreProperties>
</file>