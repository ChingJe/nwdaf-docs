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CAF4" w14:textId="394A8841" w:rsidR="00CD2F84" w:rsidRDefault="00861D5C">
      <w:ins w:id="0" w:author="33.434_CR0023_(Rel-19)_Metaverse_Sec" w:date="2025-06-30T17:46:00Z">
        <w:r w:rsidRPr="002925C2">
          <w:rPr>
            <w:rFonts w:ascii="Arial" w:hAnsi="Arial"/>
            <w:b/>
            <w:noProof/>
            <w:lang w:val="en-IN" w:eastAsia="ko-KR"/>
          </w:rPr>
          <w:drawing>
            <wp:inline distT="0" distB="0" distL="0" distR="0" wp14:anchorId="7B59F569" wp14:editId="56979DEE">
              <wp:extent cx="5731510" cy="1807616"/>
              <wp:effectExtent l="0" t="0" r="2540" b="2540"/>
              <wp:docPr id="4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图片 1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18076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sectPr w:rsidR="00CD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33.434_CR0023_(Rel-19)_Metaverse_Sec">
    <w15:presenceInfo w15:providerId="None" w15:userId="33.434_CR0023_(Rel-19)_Metaverse_S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5C"/>
    <w:rsid w:val="000F6494"/>
    <w:rsid w:val="003D1E29"/>
    <w:rsid w:val="00861D5C"/>
    <w:rsid w:val="009C4614"/>
    <w:rsid w:val="00CD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AC6C5"/>
  <w15:chartTrackingRefBased/>
  <w15:docId w15:val="{02CAEFD6-8FFB-4571-B974-F95AF075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33.434_CR0023_(Rel-19)_Metaverse_Sec</dc:creator>
  <cp:keywords/>
  <dc:description/>
  <cp:lastModifiedBy>33.434_CR0023_(Rel-19)_Metaverse_Sec</cp:lastModifiedBy>
  <cp:revision>2</cp:revision>
  <dcterms:created xsi:type="dcterms:W3CDTF">2025-06-30T15:52:00Z</dcterms:created>
  <dcterms:modified xsi:type="dcterms:W3CDTF">2025-06-30T15:52:00Z</dcterms:modified>
</cp:coreProperties>
</file>