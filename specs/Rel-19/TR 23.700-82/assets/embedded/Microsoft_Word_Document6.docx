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6EF757" w14:textId="2698381E" w:rsidR="003F0BB1" w:rsidRDefault="006246E7">
      <w:ins w:id="0" w:author="师晓卉" w:date="2024-07-03T18:34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38AD923E" wp14:editId="6CACFC8E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875020" cy="2376805"/>
              <wp:effectExtent l="0" t="0" r="5080" b="10795"/>
              <wp:wrapNone/>
              <wp:docPr id="4" name="图片 4" descr="A diagram of a network system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图片 4" descr="A diagram of a network system&#10;&#10;Description automatically generated"/>
                      <pic:cNvPicPr>
                        <a:picLocks noChangeAspect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75020" cy="2376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ins>
    </w:p>
    <w:sectPr w:rsidR="003F0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E7"/>
    <w:rsid w:val="0018421B"/>
    <w:rsid w:val="001D3543"/>
    <w:rsid w:val="002D56FB"/>
    <w:rsid w:val="0036407B"/>
    <w:rsid w:val="003F0BB1"/>
    <w:rsid w:val="006246E7"/>
    <w:rsid w:val="00832B8E"/>
    <w:rsid w:val="00C34B67"/>
    <w:rsid w:val="00E80FC0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9D4B"/>
  <w15:chartTrackingRefBased/>
  <w15:docId w15:val="{88117B94-80DB-4BC7-AF71-3CC46BF5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CR0013r1</dc:creator>
  <cp:keywords/>
  <dc:description/>
  <cp:lastModifiedBy>CR0013r1</cp:lastModifiedBy>
  <cp:revision>2</cp:revision>
  <dcterms:created xsi:type="dcterms:W3CDTF">2024-09-26T16:28:00Z</dcterms:created>
  <dcterms:modified xsi:type="dcterms:W3CDTF">2024-09-26T16:28:00Z</dcterms:modified>
</cp:coreProperties>
</file>